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B2DA24" w14:textId="77777777" w:rsidR="00A8322A" w:rsidRDefault="00E46BB4" w:rsidP="001744C8">
      <w:pPr>
        <w:pStyle w:val="Subtitulo"/>
        <w:jc w:val="both"/>
      </w:pPr>
      <w:r>
        <w:t>2.1 Considerações Iniciais</w:t>
      </w:r>
    </w:p>
    <w:p w14:paraId="316783BA" w14:textId="77777777" w:rsidR="00E46BB4" w:rsidRDefault="00E46BB4" w:rsidP="001744C8">
      <w:pPr>
        <w:pStyle w:val="Texto"/>
        <w:jc w:val="both"/>
      </w:pPr>
      <w:r>
        <w:tab/>
        <w:t xml:space="preserve">Nesse capítulo, </w:t>
      </w:r>
      <w:r w:rsidR="00891684">
        <w:t xml:space="preserve">encontram-se os principais conceitos utilizados para o desenvolvimento do projeto, assim como a bibliografia necessária para compreender os problemas que surgiram no decorrer do projeto. </w:t>
      </w:r>
    </w:p>
    <w:p w14:paraId="6B353894" w14:textId="77777777" w:rsidR="001744C8" w:rsidRDefault="001744C8" w:rsidP="001744C8">
      <w:pPr>
        <w:pStyle w:val="Texto"/>
        <w:jc w:val="both"/>
      </w:pPr>
    </w:p>
    <w:p w14:paraId="73C886F0" w14:textId="77777777" w:rsidR="006E3572" w:rsidRDefault="006E3572" w:rsidP="001744C8">
      <w:pPr>
        <w:pStyle w:val="Subtitulo"/>
        <w:jc w:val="both"/>
      </w:pPr>
      <w:r>
        <w:t>2.2 Automação Residencial</w:t>
      </w:r>
    </w:p>
    <w:p w14:paraId="6EEDAB15" w14:textId="77777777" w:rsidR="006E3572" w:rsidRDefault="006E3572" w:rsidP="001744C8">
      <w:pPr>
        <w:pStyle w:val="Texto"/>
        <w:jc w:val="both"/>
      </w:pPr>
      <w:r>
        <w:tab/>
      </w:r>
      <w:r w:rsidR="00053E73">
        <w:t xml:space="preserve">A automação residencial, que também é conhecida como </w:t>
      </w:r>
      <w:proofErr w:type="spellStart"/>
      <w:r w:rsidR="00053E73">
        <w:t>Domótica</w:t>
      </w:r>
      <w:proofErr w:type="spellEnd"/>
      <w:r w:rsidR="00053E73">
        <w:t xml:space="preserve"> ou </w:t>
      </w:r>
      <w:proofErr w:type="spellStart"/>
      <w:r w:rsidR="00053E73">
        <w:rPr>
          <w:i/>
        </w:rPr>
        <w:t>Smart</w:t>
      </w:r>
      <w:proofErr w:type="spellEnd"/>
      <w:r w:rsidR="00053E73">
        <w:rPr>
          <w:i/>
        </w:rPr>
        <w:t xml:space="preserve"> Home</w:t>
      </w:r>
      <w:r w:rsidR="00053E73">
        <w:t>, é uma área que vem ganhando muita visibilidade nos últimos anos. Segundo (BOLZANI, 2004), automação residencial é “</w:t>
      </w:r>
      <w:r w:rsidR="00053E73" w:rsidRPr="00053E73">
        <w:t>um conjunto de tecnologias que ajudam na</w:t>
      </w:r>
      <w:r w:rsidR="00053E73">
        <w:t xml:space="preserve"> </w:t>
      </w:r>
      <w:r w:rsidR="00053E73" w:rsidRPr="00053E73">
        <w:t>gestão e execução de tarefas domésticas cotidianas</w:t>
      </w:r>
      <w:r w:rsidR="00053E73">
        <w:t xml:space="preserve">”, já para </w:t>
      </w:r>
      <w:r w:rsidR="00053E73" w:rsidRPr="00053E73">
        <w:t>(WORTMEYER; FREITAS; CARDOSO, 2005)</w:t>
      </w:r>
      <w:r w:rsidR="00053E73">
        <w:t>, a automação residencial “</w:t>
      </w:r>
      <w:r w:rsidR="00053E73" w:rsidRPr="00053E73">
        <w:t>representa o emprego de tecnologias</w:t>
      </w:r>
      <w:r w:rsidR="00053E73">
        <w:t xml:space="preserve"> </w:t>
      </w:r>
      <w:r w:rsidR="00053E73" w:rsidRPr="00053E73">
        <w:t>ao ambiente doméstico (incluindo residências, condomínios,</w:t>
      </w:r>
      <w:r w:rsidR="00053E73">
        <w:t xml:space="preserve"> </w:t>
      </w:r>
      <w:r w:rsidR="00053E73" w:rsidRPr="00053E73">
        <w:t>hotéis), com o objetivo de propiciar conforto, praticidade,</w:t>
      </w:r>
      <w:r w:rsidR="00053E73">
        <w:t xml:space="preserve"> </w:t>
      </w:r>
      <w:r w:rsidR="00053E73" w:rsidRPr="00053E73">
        <w:t xml:space="preserve">produtividade, </w:t>
      </w:r>
      <w:r w:rsidR="00053E73">
        <w:t>e</w:t>
      </w:r>
      <w:r w:rsidR="00053E73" w:rsidRPr="00053E73">
        <w:t>conomia, eficiência e rentabilidade, com</w:t>
      </w:r>
      <w:r w:rsidR="00053E73">
        <w:t xml:space="preserve"> </w:t>
      </w:r>
      <w:r w:rsidR="00053E73" w:rsidRPr="00053E73">
        <w:t>valorização da imagem do empreendimento e de seus</w:t>
      </w:r>
      <w:r w:rsidR="00053E73">
        <w:t xml:space="preserve"> </w:t>
      </w:r>
      <w:r w:rsidR="00053E73" w:rsidRPr="00053E73">
        <w:t>usuários”</w:t>
      </w:r>
      <w:r w:rsidR="00053E73">
        <w:t>.</w:t>
      </w:r>
    </w:p>
    <w:p w14:paraId="2EC9353F" w14:textId="77777777" w:rsidR="00053E73" w:rsidRDefault="00053E73" w:rsidP="001744C8">
      <w:pPr>
        <w:pStyle w:val="Texto"/>
        <w:jc w:val="both"/>
      </w:pPr>
      <w:r>
        <w:tab/>
        <w:t>De acordo com 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 xml:space="preserve">, 2012), os elementos básicos da automação residencial são: </w:t>
      </w:r>
      <w:r w:rsidRPr="00053E73">
        <w:t>Controladores, Sensores, Atuadores, Barramentos e Interfaces</w:t>
      </w:r>
      <w:r w:rsidR="001F1606">
        <w:t>.</w:t>
      </w:r>
    </w:p>
    <w:p w14:paraId="780C8C06" w14:textId="77777777" w:rsidR="001F1606" w:rsidRDefault="001F1606" w:rsidP="001744C8">
      <w:pPr>
        <w:pStyle w:val="Tex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0FE580A" wp14:editId="38843B72">
            <wp:extent cx="3841882" cy="378142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0615" cy="37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AFBA" w14:textId="77777777" w:rsidR="001F1606" w:rsidRDefault="001F1606" w:rsidP="001744C8">
      <w:pPr>
        <w:pStyle w:val="Texto"/>
        <w:jc w:val="both"/>
      </w:pPr>
      <w:r>
        <w:t>(</w:t>
      </w:r>
      <w:r w:rsidRPr="001F1606">
        <w:rPr>
          <w:rFonts w:ascii="TimesNewRomanPSMT" w:hAnsi="TimesNewRomanPSMT" w:cs="TimesNewRomanPSMT"/>
          <w:sz w:val="20"/>
          <w:szCs w:val="20"/>
        </w:rPr>
        <w:t xml:space="preserve">Exemplo da comunicação dos elementos básicos na </w:t>
      </w:r>
      <w:r>
        <w:rPr>
          <w:rFonts w:ascii="TimesNewRomanPSMT" w:hAnsi="TimesNewRomanPSMT" w:cs="TimesNewRomanPSMT"/>
          <w:sz w:val="20"/>
          <w:szCs w:val="20"/>
        </w:rPr>
        <w:t xml:space="preserve">automação residencial </w:t>
      </w:r>
      <w:r w:rsidRPr="001F1606">
        <w:rPr>
          <w:rFonts w:ascii="TimesNewRomanPSMT" w:hAnsi="TimesNewRomanPSMT" w:cs="TimesNewRomanPSMT"/>
          <w:sz w:val="20"/>
          <w:szCs w:val="20"/>
        </w:rPr>
        <w:t>(CASADOMO, 2010)</w:t>
      </w:r>
      <w:r>
        <w:t>)</w:t>
      </w:r>
    </w:p>
    <w:p w14:paraId="75B63B9F" w14:textId="77777777" w:rsidR="001F1606" w:rsidRDefault="001F1606" w:rsidP="001744C8">
      <w:pPr>
        <w:pStyle w:val="Texto"/>
        <w:jc w:val="both"/>
      </w:pPr>
      <w:r>
        <w:tab/>
        <w:t>Controladores, como o Arduino, são os responsáveis por controlar os sensores e atuadores, monitorando as informações dos sensores e enviando comandos para os atuadores. Os sensores são responsáveis por detectar estímulos e medir grandezas físicas e eventos tais como umidade, insolação e temperatura e transformá-los em valores que possam ser manipulados por computadores. Já os atuadores são dispositivos eletromecânicos que vão receber comandos do controlador e ativar equipamentos automatizados 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>, 2012).</w:t>
      </w:r>
    </w:p>
    <w:p w14:paraId="6B1A46C8" w14:textId="77777777" w:rsidR="001F1606" w:rsidRDefault="001F1606" w:rsidP="001744C8">
      <w:pPr>
        <w:pStyle w:val="Texto"/>
        <w:jc w:val="both"/>
        <w:rPr>
          <w:u w:val="single"/>
        </w:rPr>
      </w:pPr>
      <w:r>
        <w:tab/>
        <w:t xml:space="preserve">Os Barramentos são meios físicos por onde a informação será transmitida, por exemplo, módulos </w:t>
      </w:r>
      <w:r>
        <w:rPr>
          <w:i/>
        </w:rPr>
        <w:t xml:space="preserve">Bluetooth </w:t>
      </w:r>
      <w:r>
        <w:t>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>, 2012).</w:t>
      </w:r>
    </w:p>
    <w:p w14:paraId="6A1A68F4" w14:textId="77777777" w:rsidR="001F1606" w:rsidRDefault="001F1606" w:rsidP="001744C8">
      <w:pPr>
        <w:pStyle w:val="Texto"/>
        <w:jc w:val="both"/>
      </w:pPr>
      <w:r>
        <w:tab/>
        <w:t xml:space="preserve">Por fim, as Interfaces são responsáveis por permitir ao usuário visualizar as informações do sistema e interagir com o mesmo </w:t>
      </w:r>
      <w:r w:rsidRPr="001F1606">
        <w:t>(CASADOMO, 2010)</w:t>
      </w:r>
      <w:r>
        <w:t>.</w:t>
      </w:r>
    </w:p>
    <w:p w14:paraId="1239540D" w14:textId="77777777" w:rsidR="001744C8" w:rsidRDefault="001744C8" w:rsidP="001744C8">
      <w:pPr>
        <w:pStyle w:val="Texto"/>
        <w:jc w:val="both"/>
      </w:pPr>
    </w:p>
    <w:p w14:paraId="3C5A306B" w14:textId="77777777" w:rsidR="001F1606" w:rsidRDefault="001F1606" w:rsidP="001744C8">
      <w:pPr>
        <w:pStyle w:val="Subtitulo"/>
        <w:jc w:val="both"/>
      </w:pPr>
      <w:r>
        <w:t>2.3 Processamento de Imagens</w:t>
      </w:r>
    </w:p>
    <w:p w14:paraId="6B004D76" w14:textId="77777777" w:rsidR="001F1606" w:rsidRDefault="001F1606" w:rsidP="001744C8">
      <w:pPr>
        <w:pStyle w:val="Texto"/>
        <w:jc w:val="both"/>
      </w:pPr>
      <w:r>
        <w:lastRenderedPageBreak/>
        <w:tab/>
      </w:r>
      <w:r w:rsidR="0077506F">
        <w:t xml:space="preserve">Processamento de imagem é </w:t>
      </w:r>
      <w:r w:rsidR="00790E2C">
        <w:t>qualquer tipo de processamento onde a entrada consiste em uma imagem que tem como resultado uma outra imagem ou algum tipo de informação. Essa área vem de Processamento de Sinais</w:t>
      </w:r>
      <w:r w:rsidR="00F153D8">
        <w:t>, sendo um sinal, assim como uma imagem, um suporte físico que carrega no seu interior uma informação (Albuquerque; Albuquerque).</w:t>
      </w:r>
    </w:p>
    <w:p w14:paraId="05A8AAD9" w14:textId="77777777" w:rsidR="00F153D8" w:rsidRDefault="00F153D8" w:rsidP="001744C8">
      <w:pPr>
        <w:pStyle w:val="Texto"/>
        <w:jc w:val="both"/>
      </w:pPr>
      <w:r>
        <w:tab/>
        <w:t>Portanto, segundo (Albuquerque; Albuquerque), processar uma imagem consiste em transformá-la sucessivamente a fim de extrair sua informação mais facilmente.</w:t>
      </w:r>
    </w:p>
    <w:p w14:paraId="32AEE76D" w14:textId="77777777" w:rsidR="00F153D8" w:rsidRDefault="00F153D8" w:rsidP="001744C8">
      <w:pPr>
        <w:pStyle w:val="Subsubtitulo"/>
        <w:jc w:val="both"/>
      </w:pPr>
      <w:r>
        <w:t xml:space="preserve">2.3.1 </w:t>
      </w:r>
      <w:proofErr w:type="spellStart"/>
      <w:r>
        <w:t>OpenCV</w:t>
      </w:r>
      <w:proofErr w:type="spellEnd"/>
    </w:p>
    <w:p w14:paraId="7AF11AF5" w14:textId="77777777" w:rsidR="00F153D8" w:rsidRDefault="00F153D8" w:rsidP="001744C8">
      <w:pPr>
        <w:pStyle w:val="Texto"/>
        <w:jc w:val="both"/>
      </w:pPr>
      <w:r>
        <w:tab/>
      </w:r>
      <w:r w:rsidRPr="00F153D8">
        <w:t xml:space="preserve">A ferramenta </w:t>
      </w:r>
      <w:proofErr w:type="spellStart"/>
      <w:r w:rsidRPr="00F153D8">
        <w:t>OpenCV</w:t>
      </w:r>
      <w:proofErr w:type="spellEnd"/>
      <w:r w:rsidRPr="00F153D8">
        <w:t xml:space="preserve"> (Open </w:t>
      </w:r>
      <w:proofErr w:type="spellStart"/>
      <w:r w:rsidRPr="00F153D8">
        <w:t>Source</w:t>
      </w:r>
      <w:proofErr w:type="spellEnd"/>
      <w:r w:rsidRPr="00F153D8">
        <w:t xml:space="preserve"> Computer Vision Library) é uma biblioteca</w:t>
      </w:r>
      <w:r>
        <w:t xml:space="preserve"> lançada sob uma licença BSD, o que a torna livre para uso comercial e acadêmico. Ela possui interfaces para as linguagens C, C++, </w:t>
      </w:r>
      <w:r w:rsidRPr="00F153D8">
        <w:rPr>
          <w:i/>
        </w:rPr>
        <w:t xml:space="preserve">Java </w:t>
      </w:r>
      <w:r w:rsidRPr="00F153D8">
        <w:t>e</w:t>
      </w:r>
      <w:r w:rsidRPr="00F153D8">
        <w:rPr>
          <w:i/>
        </w:rPr>
        <w:t xml:space="preserve"> Python</w:t>
      </w:r>
      <w:r>
        <w:t xml:space="preserve"> e suporta os sistemas operacionais </w:t>
      </w:r>
      <w:r>
        <w:rPr>
          <w:i/>
        </w:rPr>
        <w:t>Windows, Linux</w:t>
      </w:r>
      <w:r w:rsidR="005B0DEE">
        <w:rPr>
          <w:i/>
        </w:rPr>
        <w:t xml:space="preserve">, </w:t>
      </w:r>
      <w:proofErr w:type="spellStart"/>
      <w:r w:rsidR="005B0DEE">
        <w:rPr>
          <w:i/>
        </w:rPr>
        <w:t>MacOS</w:t>
      </w:r>
      <w:proofErr w:type="spellEnd"/>
      <w:r w:rsidR="005B0DEE">
        <w:rPr>
          <w:i/>
        </w:rPr>
        <w:t xml:space="preserve">, </w:t>
      </w:r>
      <w:proofErr w:type="spellStart"/>
      <w:r w:rsidR="005B0DEE">
        <w:rPr>
          <w:i/>
        </w:rPr>
        <w:t>iOS</w:t>
      </w:r>
      <w:proofErr w:type="spellEnd"/>
      <w:r w:rsidR="005B0DEE">
        <w:rPr>
          <w:i/>
        </w:rPr>
        <w:t xml:space="preserve"> </w:t>
      </w:r>
      <w:r w:rsidR="005B0DEE">
        <w:t xml:space="preserve">e </w:t>
      </w:r>
      <w:proofErr w:type="spellStart"/>
      <w:r w:rsidR="005B0DEE">
        <w:rPr>
          <w:i/>
        </w:rPr>
        <w:t>Android</w:t>
      </w:r>
      <w:proofErr w:type="spellEnd"/>
      <w:r w:rsidR="005B0DEE">
        <w:rPr>
          <w:i/>
        </w:rPr>
        <w:t>.</w:t>
      </w:r>
    </w:p>
    <w:p w14:paraId="0EA42B75" w14:textId="77777777" w:rsidR="005B0DEE" w:rsidRDefault="005B0DEE" w:rsidP="001744C8">
      <w:pPr>
        <w:pStyle w:val="Texto"/>
        <w:jc w:val="both"/>
      </w:pPr>
      <w:r>
        <w:tab/>
        <w:t xml:space="preserve">As principais aplicações da biblioteca </w:t>
      </w:r>
      <w:proofErr w:type="spellStart"/>
      <w:r>
        <w:t>OpenCV</w:t>
      </w:r>
      <w:proofErr w:type="spellEnd"/>
      <w:r>
        <w:t xml:space="preserve"> são na área de Processamento de Imagem e Visão Computacional. Possuindo mais de 2500 algoritmos otimizados (</w:t>
      </w:r>
      <w:hyperlink r:id="rId5" w:history="1">
        <w:r w:rsidRPr="00094A3C">
          <w:rPr>
            <w:rStyle w:val="Hyperlink"/>
          </w:rPr>
          <w:t>http://opencv.org/about.html</w:t>
        </w:r>
      </w:hyperlink>
      <w:r>
        <w:t>), essa biblioteca pode ser utilizada para detectar e reconhecer faces, identificar objetos, juntar imagens em uma panorâmica de alta resolução, modificar imagens e muitas outras aplicações.</w:t>
      </w:r>
    </w:p>
    <w:p w14:paraId="4B23E41F" w14:textId="77777777" w:rsidR="005B0DEE" w:rsidRDefault="005B0DEE" w:rsidP="001744C8">
      <w:pPr>
        <w:pStyle w:val="Subsubsubtitulo"/>
        <w:jc w:val="both"/>
      </w:pPr>
      <w:r>
        <w:t xml:space="preserve">2.3.1.1 </w:t>
      </w:r>
      <w:proofErr w:type="spellStart"/>
      <w:r>
        <w:t>Stitching</w:t>
      </w:r>
      <w:proofErr w:type="spellEnd"/>
    </w:p>
    <w:p w14:paraId="3AF35114" w14:textId="77777777" w:rsidR="005664B5" w:rsidRDefault="005B0DEE" w:rsidP="001744C8">
      <w:pPr>
        <w:pStyle w:val="Texto"/>
        <w:jc w:val="both"/>
      </w:pPr>
      <w:r>
        <w:tab/>
        <w:t xml:space="preserve">O processo de </w:t>
      </w:r>
      <w:commentRangeStart w:id="0"/>
      <w:proofErr w:type="spellStart"/>
      <w:r>
        <w:t>Stitching</w:t>
      </w:r>
      <w:proofErr w:type="spellEnd"/>
      <w:r w:rsidR="005664B5">
        <w:t xml:space="preserve"> </w:t>
      </w:r>
      <w:commentRangeEnd w:id="0"/>
      <w:r w:rsidR="001744C8">
        <w:rPr>
          <w:rStyle w:val="Refdecomentrio"/>
          <w:rFonts w:asciiTheme="minorHAnsi" w:hAnsiTheme="minorHAnsi"/>
        </w:rPr>
        <w:commentReference w:id="0"/>
      </w:r>
      <w:r w:rsidR="005664B5">
        <w:t xml:space="preserve">encontrado na biblioteca </w:t>
      </w:r>
      <w:proofErr w:type="spellStart"/>
      <w:r w:rsidR="005664B5">
        <w:t>OpenCV</w:t>
      </w:r>
      <w:proofErr w:type="spellEnd"/>
      <w:r w:rsidR="005664B5">
        <w:t>,</w:t>
      </w:r>
      <w:r>
        <w:t xml:space="preserve"> consiste em, a partir de imagens que possuam um certo grau de </w:t>
      </w:r>
      <w:commentRangeStart w:id="1"/>
      <w:proofErr w:type="spellStart"/>
      <w:r>
        <w:rPr>
          <w:i/>
        </w:rPr>
        <w:t>overlap</w:t>
      </w:r>
      <w:commentRangeEnd w:id="1"/>
      <w:proofErr w:type="spellEnd"/>
      <w:r w:rsidR="001744C8">
        <w:rPr>
          <w:rStyle w:val="Refdecomentrio"/>
          <w:rFonts w:asciiTheme="minorHAnsi" w:hAnsiTheme="minorHAnsi"/>
        </w:rPr>
        <w:commentReference w:id="1"/>
      </w:r>
      <w:r>
        <w:t>, criar uma imagem panorâmica.</w:t>
      </w:r>
      <w:r w:rsidR="00A00FBD">
        <w:t xml:space="preserve"> </w:t>
      </w:r>
    </w:p>
    <w:p w14:paraId="237A419C" w14:textId="77777777" w:rsidR="00A00FBD" w:rsidRDefault="00A00FBD" w:rsidP="001744C8">
      <w:pPr>
        <w:pStyle w:val="Texto"/>
        <w:jc w:val="both"/>
        <w:rPr>
          <w:rFonts w:cs="Times New Roman"/>
        </w:rPr>
      </w:pPr>
      <w:r>
        <w:tab/>
        <w:t xml:space="preserve">Ao receber as imagens </w:t>
      </w:r>
      <w:r w:rsidR="009E197D">
        <w:t>como entrada, o algoritmo vai extrair as características SIFT</w:t>
      </w:r>
      <w:r w:rsidR="00D6495B">
        <w:t xml:space="preserve"> </w:t>
      </w:r>
      <w:r w:rsidR="009E197D">
        <w:t>(</w:t>
      </w:r>
      <w:proofErr w:type="spellStart"/>
      <w:r w:rsidR="009E197D" w:rsidRPr="009E197D">
        <w:t>Scale-invariant</w:t>
      </w:r>
      <w:proofErr w:type="spellEnd"/>
      <w:r w:rsidR="009E197D" w:rsidRPr="009E197D">
        <w:t xml:space="preserve"> </w:t>
      </w:r>
      <w:proofErr w:type="spellStart"/>
      <w:r w:rsidR="009E197D" w:rsidRPr="009E197D">
        <w:t>feature</w:t>
      </w:r>
      <w:proofErr w:type="spellEnd"/>
      <w:r w:rsidR="009E197D" w:rsidRPr="009E197D">
        <w:t xml:space="preserve"> </w:t>
      </w:r>
      <w:proofErr w:type="spellStart"/>
      <w:r w:rsidR="009E197D" w:rsidRPr="009E197D">
        <w:t>transform</w:t>
      </w:r>
      <w:proofErr w:type="spellEnd"/>
      <w:r w:rsidR="009E197D">
        <w:t>)</w:t>
      </w:r>
      <w:r w:rsidR="00D6495B">
        <w:t xml:space="preserve">, encontrar os </w:t>
      </w:r>
      <w:r w:rsidR="00D6495B">
        <w:rPr>
          <w:i/>
        </w:rPr>
        <w:t xml:space="preserve">k </w:t>
      </w:r>
      <w:r w:rsidR="00D6495B">
        <w:t xml:space="preserve">vizinhos mais próximos pra cada característica extraída usando uma árvore k-d e então, para cada imagem: selecionar </w:t>
      </w:r>
      <w:r w:rsidR="00D6495B" w:rsidRPr="00D6495B">
        <w:rPr>
          <w:i/>
        </w:rPr>
        <w:t>m</w:t>
      </w:r>
      <w:r w:rsidR="00D6495B">
        <w:t xml:space="preserve"> imagens candidatas que possuem o maior número de característica que combinam com a imagem</w:t>
      </w:r>
      <w:r w:rsidR="006B1615">
        <w:t>;</w:t>
      </w:r>
      <w:r w:rsidR="00D6495B">
        <w:t xml:space="preserve"> encontrar </w:t>
      </w:r>
      <w:r w:rsidR="006B1615">
        <w:t>combinações de característica que sejam geometricamente consistentes e utilizar RANSAC (</w:t>
      </w:r>
      <w:proofErr w:type="spellStart"/>
      <w:r w:rsidR="006B1615" w:rsidRPr="006B1615">
        <w:t>Random</w:t>
      </w:r>
      <w:proofErr w:type="spellEnd"/>
      <w:r w:rsidR="006B1615" w:rsidRPr="006B1615">
        <w:t xml:space="preserve"> </w:t>
      </w:r>
      <w:proofErr w:type="spellStart"/>
      <w:r w:rsidR="006B1615" w:rsidRPr="006B1615">
        <w:t>sample</w:t>
      </w:r>
      <w:proofErr w:type="spellEnd"/>
      <w:r w:rsidR="006B1615" w:rsidRPr="006B1615">
        <w:t xml:space="preserve"> consensus</w:t>
      </w:r>
      <w:r w:rsidR="006B1615">
        <w:t xml:space="preserve"> – método iterativo para estimar parâmetros de um modelo matemático de um conjunto de dados observados que possuam </w:t>
      </w:r>
      <w:r w:rsidR="006B1615">
        <w:rPr>
          <w:i/>
        </w:rPr>
        <w:t>outliers</w:t>
      </w:r>
      <w:r w:rsidR="006B1615">
        <w:t xml:space="preserve">) para resolver a homografia entre um par de imagens; encontrar componentes conectados de imagens que combinam e para cada componente conectado: Executar </w:t>
      </w:r>
      <w:proofErr w:type="spellStart"/>
      <w:r w:rsidR="006B1615">
        <w:rPr>
          <w:i/>
        </w:rPr>
        <w:t>bundle</w:t>
      </w:r>
      <w:proofErr w:type="spellEnd"/>
      <w:r w:rsidR="006B1615">
        <w:rPr>
          <w:i/>
        </w:rPr>
        <w:t xml:space="preserve"> </w:t>
      </w:r>
      <w:proofErr w:type="spellStart"/>
      <w:r w:rsidR="006B1615">
        <w:rPr>
          <w:i/>
        </w:rPr>
        <w:t>adjustment</w:t>
      </w:r>
      <w:proofErr w:type="spellEnd"/>
      <w:r w:rsidR="006B1615">
        <w:rPr>
          <w:i/>
        </w:rPr>
        <w:t xml:space="preserve"> </w:t>
      </w:r>
      <w:r w:rsidR="006B1615">
        <w:t xml:space="preserve">para resolver as rotações </w:t>
      </w:r>
      <w:r w:rsidR="006B1615">
        <w:rPr>
          <w:rFonts w:cs="Times New Roman"/>
        </w:rPr>
        <w:t>θ</w:t>
      </w:r>
      <w:r w:rsidR="006B1615">
        <w:rPr>
          <w:rFonts w:cs="Times New Roman"/>
          <w:vertAlign w:val="subscript"/>
        </w:rPr>
        <w:t>1</w:t>
      </w:r>
      <w:r w:rsidR="006B1615">
        <w:rPr>
          <w:rFonts w:cs="Times New Roman"/>
        </w:rPr>
        <w:t>, θ</w:t>
      </w:r>
      <w:r w:rsidR="006B1615">
        <w:rPr>
          <w:rFonts w:cs="Times New Roman"/>
          <w:vertAlign w:val="subscript"/>
        </w:rPr>
        <w:t>2</w:t>
      </w:r>
      <w:r w:rsidR="006B1615">
        <w:rPr>
          <w:rFonts w:cs="Times New Roman"/>
        </w:rPr>
        <w:t>,</w:t>
      </w:r>
      <w:r w:rsidR="006B1615">
        <w:rPr>
          <w:rFonts w:cs="Times New Roman"/>
          <w:vertAlign w:val="subscript"/>
        </w:rPr>
        <w:t xml:space="preserve"> </w:t>
      </w:r>
      <w:r w:rsidR="006B1615">
        <w:rPr>
          <w:rFonts w:cs="Times New Roman"/>
        </w:rPr>
        <w:t>θ</w:t>
      </w:r>
      <w:r w:rsidR="006B1615">
        <w:rPr>
          <w:rFonts w:cs="Times New Roman"/>
          <w:vertAlign w:val="subscript"/>
        </w:rPr>
        <w:t>3</w:t>
      </w:r>
      <w:r w:rsidR="006B1615">
        <w:rPr>
          <w:rFonts w:cs="Times New Roman"/>
        </w:rPr>
        <w:t xml:space="preserve"> e comprimento focal </w:t>
      </w:r>
      <w:r w:rsidR="006B1615">
        <w:rPr>
          <w:rFonts w:cs="Times New Roman"/>
          <w:i/>
        </w:rPr>
        <w:t xml:space="preserve">f </w:t>
      </w:r>
      <w:r w:rsidR="006B1615">
        <w:rPr>
          <w:rFonts w:cs="Times New Roman"/>
        </w:rPr>
        <w:t xml:space="preserve">de todas as câmeras e </w:t>
      </w:r>
      <w:proofErr w:type="spellStart"/>
      <w:r w:rsidR="006B1615">
        <w:rPr>
          <w:rFonts w:cs="Times New Roman"/>
        </w:rPr>
        <w:t>renderizar</w:t>
      </w:r>
      <w:proofErr w:type="spellEnd"/>
      <w:r w:rsidR="006B1615">
        <w:rPr>
          <w:rFonts w:cs="Times New Roman"/>
        </w:rPr>
        <w:t xml:space="preserve"> a panorama usando </w:t>
      </w:r>
      <w:proofErr w:type="spellStart"/>
      <w:r w:rsidR="006B1615">
        <w:rPr>
          <w:rFonts w:cs="Times New Roman"/>
          <w:i/>
        </w:rPr>
        <w:t>multi-band</w:t>
      </w:r>
      <w:proofErr w:type="spellEnd"/>
      <w:r w:rsidR="006B1615">
        <w:rPr>
          <w:rFonts w:cs="Times New Roman"/>
          <w:i/>
        </w:rPr>
        <w:t xml:space="preserve"> </w:t>
      </w:r>
      <w:proofErr w:type="spellStart"/>
      <w:r w:rsidR="006B1615">
        <w:rPr>
          <w:rFonts w:cs="Times New Roman"/>
          <w:i/>
        </w:rPr>
        <w:t>blending</w:t>
      </w:r>
      <w:proofErr w:type="spellEnd"/>
      <w:r w:rsidR="006B1615">
        <w:rPr>
          <w:rFonts w:cs="Times New Roman"/>
          <w:i/>
        </w:rPr>
        <w:t xml:space="preserve"> </w:t>
      </w:r>
      <w:r w:rsidR="006B1615">
        <w:rPr>
          <w:rFonts w:cs="Times New Roman"/>
        </w:rPr>
        <w:t>(</w:t>
      </w:r>
      <w:r w:rsidR="006B1615">
        <w:t xml:space="preserve">Brown; </w:t>
      </w:r>
      <w:proofErr w:type="spellStart"/>
      <w:r w:rsidR="006B1615">
        <w:t>Lowe</w:t>
      </w:r>
      <w:proofErr w:type="spellEnd"/>
      <w:r w:rsidR="006B1615">
        <w:rPr>
          <w:rFonts w:cs="Times New Roman"/>
        </w:rPr>
        <w:t>, 2007)</w:t>
      </w:r>
    </w:p>
    <w:p w14:paraId="2433D33E" w14:textId="77777777" w:rsidR="006B1615" w:rsidRDefault="00036002" w:rsidP="001744C8">
      <w:pPr>
        <w:pStyle w:val="Tex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3E946A7" wp14:editId="6748497C">
            <wp:extent cx="5772150" cy="7562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B5A1" w14:textId="77777777" w:rsidR="00036002" w:rsidRDefault="00036002" w:rsidP="001744C8">
      <w:pPr>
        <w:pStyle w:val="Tex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B380B90" wp14:editId="10207446">
            <wp:extent cx="5829300" cy="32766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E5F6" w14:textId="77777777" w:rsidR="00036002" w:rsidRDefault="00036002" w:rsidP="001744C8">
      <w:pPr>
        <w:pStyle w:val="Texto"/>
        <w:jc w:val="both"/>
      </w:pPr>
      <w:r>
        <w:tab/>
        <w:t xml:space="preserve">(Fonte </w:t>
      </w:r>
      <w:hyperlink r:id="rId10" w:history="1">
        <w:r w:rsidRPr="004B3F3C">
          <w:rPr>
            <w:rStyle w:val="Hyperlink"/>
          </w:rPr>
          <w:t>http://matthewalunbrown.com/papers/ijcv2007.pdf</w:t>
        </w:r>
      </w:hyperlink>
      <w:r>
        <w:t>)</w:t>
      </w:r>
    </w:p>
    <w:p w14:paraId="1489ED9B" w14:textId="77777777" w:rsidR="00036002" w:rsidRDefault="00FE7D2A" w:rsidP="001744C8">
      <w:pPr>
        <w:pStyle w:val="Subsubtitulo"/>
        <w:jc w:val="both"/>
      </w:pPr>
      <w:r>
        <w:t>2.3.2 Espaço de Cores</w:t>
      </w:r>
    </w:p>
    <w:p w14:paraId="0A6D019E" w14:textId="77777777" w:rsidR="000C085F" w:rsidRDefault="00FE7D2A" w:rsidP="001744C8">
      <w:pPr>
        <w:pStyle w:val="Texto"/>
        <w:jc w:val="both"/>
      </w:pPr>
      <w:r>
        <w:tab/>
      </w:r>
      <w:r w:rsidR="000C085F">
        <w:t>O espaço de cores é um espaço geométrico de três dimensões com eixos definidos de tal forma que possa representar todas as cores que são percebidas por humanos ou outros animais (</w:t>
      </w:r>
      <w:proofErr w:type="spellStart"/>
      <w:r w:rsidR="000C085F" w:rsidRPr="000C085F">
        <w:t>Kuehni</w:t>
      </w:r>
      <w:proofErr w:type="spellEnd"/>
      <w:r w:rsidR="000C085F">
        <w:t>, 2003). Nesse espaço, cada cor é representada por um ponto.</w:t>
      </w:r>
    </w:p>
    <w:p w14:paraId="12E3C79E" w14:textId="77777777" w:rsidR="000C085F" w:rsidRDefault="000C085F" w:rsidP="001744C8">
      <w:pPr>
        <w:pStyle w:val="Texto"/>
        <w:jc w:val="both"/>
      </w:pPr>
      <w:r>
        <w:tab/>
        <w:t>A razão do espaço de cores ser representado em três dimensões é o fato da cor ser uma sensação criada em resposta a excitação do nosso sistema visual pela luz quando ela incide sobre a retina dos nossos olhos. Como a retina humana possui três tipos de células fotorreceptoras, chamadas de cones, a cor pode ser representada por um vetor de três componentes (</w:t>
      </w:r>
      <w:proofErr w:type="spellStart"/>
      <w:r w:rsidR="00692BD3">
        <w:t>Plataniotis</w:t>
      </w:r>
      <w:proofErr w:type="spellEnd"/>
      <w:r w:rsidR="00692BD3">
        <w:t xml:space="preserve">; </w:t>
      </w:r>
      <w:proofErr w:type="spellStart"/>
      <w:r w:rsidR="00692BD3" w:rsidRPr="00692BD3">
        <w:t>Venetsanopoulos</w:t>
      </w:r>
      <w:proofErr w:type="spellEnd"/>
      <w:r w:rsidR="00692BD3">
        <w:t>, 2000).</w:t>
      </w:r>
    </w:p>
    <w:p w14:paraId="476DBB3C" w14:textId="77777777" w:rsidR="00692BD3" w:rsidRDefault="00692BD3" w:rsidP="001744C8">
      <w:pPr>
        <w:pStyle w:val="Subsubsubtitulo"/>
        <w:jc w:val="both"/>
      </w:pPr>
      <w:r>
        <w:t>2.3.2.1 Espaço RGB</w:t>
      </w:r>
    </w:p>
    <w:p w14:paraId="57B4C789" w14:textId="77777777" w:rsidR="00692BD3" w:rsidRDefault="00692BD3" w:rsidP="001744C8">
      <w:pPr>
        <w:pStyle w:val="Texto"/>
        <w:jc w:val="both"/>
      </w:pPr>
      <w:r>
        <w:tab/>
        <w:t xml:space="preserve">O espaço de cor RGB é um modelo de cor aditivo baseado nas três cores primarias: </w:t>
      </w:r>
      <w:proofErr w:type="spellStart"/>
      <w:r>
        <w:t>Red</w:t>
      </w:r>
      <w:proofErr w:type="spellEnd"/>
      <w:r>
        <w:t xml:space="preserve"> (Vermelho), Green (Verde) e Blue (Azul). Ele é o modelo mais utilizado em meios digitais </w:t>
      </w:r>
      <w:r w:rsidR="00A32C79">
        <w:t>pois a combinações de suas cores primarias reproduz a grande maioria do espaço de cores humano.</w:t>
      </w:r>
    </w:p>
    <w:p w14:paraId="4D57AB56" w14:textId="77777777" w:rsidR="00A32C79" w:rsidRDefault="00A32C79" w:rsidP="001744C8">
      <w:pPr>
        <w:pStyle w:val="Texto"/>
        <w:jc w:val="both"/>
      </w:pPr>
      <w:r>
        <w:tab/>
        <w:t>A representação de uma cor é dada por um número que indica o quanto de cada cor primária está presente. Na figura abaixo, os valores de R, G e B estão normalizados e variam entre 0 e 1:</w:t>
      </w:r>
    </w:p>
    <w:p w14:paraId="3754D08B" w14:textId="77777777" w:rsidR="00A32C79" w:rsidRDefault="00A32C79" w:rsidP="001744C8">
      <w:pPr>
        <w:pStyle w:val="Tex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4819568E" wp14:editId="0F1A571C">
            <wp:extent cx="3705225" cy="3267075"/>
            <wp:effectExtent l="0" t="0" r="9525" b="9525"/>
            <wp:docPr id="9" name="Imagem 9" descr="http://www.ufrgs.br/engcart/PDASR/image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ufrgs.br/engcart/PDASR/imagem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3737" w14:textId="77777777" w:rsidR="00A32C79" w:rsidRDefault="00692BD3" w:rsidP="001744C8">
      <w:pPr>
        <w:pStyle w:val="Subsubsubtitulo"/>
        <w:jc w:val="both"/>
      </w:pPr>
      <w:r>
        <w:tab/>
      </w:r>
      <w:r w:rsidR="00A32C79">
        <w:t xml:space="preserve">(Fonte: </w:t>
      </w:r>
      <w:hyperlink r:id="rId12" w:history="1">
        <w:r w:rsidR="00A32C79" w:rsidRPr="004B3F3C">
          <w:rPr>
            <w:rStyle w:val="Hyperlink"/>
          </w:rPr>
          <w:t>http://www.ufrgs.br/engcart/PDASR/formcor.html</w:t>
        </w:r>
      </w:hyperlink>
      <w:r w:rsidR="00A32C79">
        <w:t>)</w:t>
      </w:r>
    </w:p>
    <w:p w14:paraId="34402733" w14:textId="77777777" w:rsidR="00A32C79" w:rsidRDefault="00A32C79" w:rsidP="001744C8">
      <w:pPr>
        <w:pStyle w:val="Texto"/>
        <w:jc w:val="both"/>
      </w:pPr>
      <w:r>
        <w:tab/>
        <w:t>Quando pensamos na representação de uma cor no modelo RGB em computadores, o valor de cada cor varia entre 0 e 255, sendo 255 o valor máximo que um byte (8 bits) pode armazenar.</w:t>
      </w:r>
    </w:p>
    <w:p w14:paraId="1C2CB0C9" w14:textId="77777777" w:rsidR="00A32C79" w:rsidRDefault="00A32C79" w:rsidP="001744C8">
      <w:pPr>
        <w:pStyle w:val="Texto"/>
        <w:jc w:val="both"/>
      </w:pPr>
      <w:r>
        <w:rPr>
          <w:noProof/>
          <w:lang w:eastAsia="pt-BR"/>
        </w:rPr>
        <w:drawing>
          <wp:inline distT="0" distB="0" distL="0" distR="0" wp14:anchorId="008C98A1" wp14:editId="2CC80898">
            <wp:extent cx="4295775" cy="2820194"/>
            <wp:effectExtent l="0" t="0" r="0" b="0"/>
            <wp:docPr id="10" name="Imagem 10" descr="http://xstitch.zachrattner.com/Images/RGB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xstitch.zachrattner.com/Images/RGBCub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12" cy="283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E004" w14:textId="77777777" w:rsidR="00A32C79" w:rsidRPr="006B1615" w:rsidRDefault="00A32C79" w:rsidP="001744C8">
      <w:pPr>
        <w:pStyle w:val="Texto"/>
        <w:tabs>
          <w:tab w:val="center" w:pos="4702"/>
          <w:tab w:val="left" w:pos="5535"/>
        </w:tabs>
        <w:jc w:val="both"/>
      </w:pPr>
      <w:r>
        <w:tab/>
        <w:t xml:space="preserve">(Fonte: </w:t>
      </w:r>
      <w:r w:rsidRPr="00A32C79">
        <w:t>http://xstitch.zachrattner.com/Images/RGBCube.png</w:t>
      </w:r>
      <w:r>
        <w:t>)</w:t>
      </w:r>
    </w:p>
    <w:p w14:paraId="464CE0DB" w14:textId="77777777" w:rsidR="000C085F" w:rsidRDefault="00A32C79" w:rsidP="001744C8">
      <w:pPr>
        <w:pStyle w:val="Subsubsubtitulo"/>
        <w:jc w:val="both"/>
      </w:pPr>
      <w:r>
        <w:t>2.3.2.1 Espaço HSV</w:t>
      </w:r>
    </w:p>
    <w:p w14:paraId="0E5AFE83" w14:textId="77777777" w:rsidR="00A32C79" w:rsidRDefault="00A32C79" w:rsidP="001744C8">
      <w:pPr>
        <w:pStyle w:val="Texto"/>
        <w:jc w:val="both"/>
      </w:pPr>
      <w:r>
        <w:lastRenderedPageBreak/>
        <w:tab/>
        <w:t xml:space="preserve">Embora o espaço RGB seja o mais utilizado para representações digitais de cores, </w:t>
      </w:r>
      <w:r w:rsidR="00EE3D87">
        <w:t xml:space="preserve">ele não representa de maneira exata a maneira que as cores são percebidas pelo olho humano. A sigla HSV significa </w:t>
      </w:r>
      <w:proofErr w:type="spellStart"/>
      <w:r w:rsidR="00EE3D87">
        <w:t>Hue</w:t>
      </w:r>
      <w:proofErr w:type="spellEnd"/>
      <w:r w:rsidR="00EE3D87">
        <w:t xml:space="preserve"> (tonalidade), </w:t>
      </w:r>
      <w:proofErr w:type="spellStart"/>
      <w:r w:rsidR="00EE3D87">
        <w:t>Saturation</w:t>
      </w:r>
      <w:proofErr w:type="spellEnd"/>
      <w:r w:rsidR="00EE3D87">
        <w:t xml:space="preserve"> (Saturação) e </w:t>
      </w:r>
      <w:proofErr w:type="spellStart"/>
      <w:r w:rsidR="00EE3D87">
        <w:t>Value</w:t>
      </w:r>
      <w:proofErr w:type="spellEnd"/>
      <w:r w:rsidR="00EE3D87">
        <w:t xml:space="preserve"> (Valor). Uma das vantagens desse modelo é separar informação cromática (Tonalidade e Saturação) da informação acromática (Valor) (</w:t>
      </w:r>
      <w:proofErr w:type="spellStart"/>
      <w:r w:rsidR="00EE3D87">
        <w:t>Loesdau</w:t>
      </w:r>
      <w:proofErr w:type="spellEnd"/>
      <w:r w:rsidR="00EE3D87">
        <w:t xml:space="preserve">; </w:t>
      </w:r>
      <w:proofErr w:type="spellStart"/>
      <w:r w:rsidR="00EE3D87">
        <w:t>Chabrier</w:t>
      </w:r>
      <w:proofErr w:type="spellEnd"/>
      <w:r w:rsidR="00EE3D87">
        <w:t xml:space="preserve">; </w:t>
      </w:r>
      <w:proofErr w:type="spellStart"/>
      <w:r w:rsidR="00EE3D87">
        <w:t>Gabillon</w:t>
      </w:r>
      <w:proofErr w:type="spellEnd"/>
      <w:r w:rsidR="00EE3D87">
        <w:t>, 2014).</w:t>
      </w:r>
    </w:p>
    <w:p w14:paraId="53E2AFF8" w14:textId="77777777" w:rsidR="00EE3D87" w:rsidRDefault="00EE3D87" w:rsidP="001744C8">
      <w:pPr>
        <w:pStyle w:val="Texto"/>
        <w:jc w:val="both"/>
      </w:pPr>
      <w:r>
        <w:tab/>
        <w:t xml:space="preserve">A </w:t>
      </w:r>
      <w:r w:rsidR="003950A5">
        <w:t>T</w:t>
      </w:r>
      <w:r>
        <w:t xml:space="preserve">onalidade é responsável por definir a cor do objeto, ela representa a medida do comprimento de onda médio da luz que ele reflete. </w:t>
      </w:r>
      <w:r w:rsidRPr="00EE3D87">
        <w:t>Seus valores vão de 0 a 360º (</w:t>
      </w:r>
      <w:hyperlink r:id="rId14" w:history="1">
        <w:r w:rsidRPr="004B3F3C">
          <w:rPr>
            <w:rStyle w:val="Hyperlink"/>
          </w:rPr>
          <w:t>http://www.ufrgs.br/engcart/PDASR/formcor.html</w:t>
        </w:r>
      </w:hyperlink>
      <w:r>
        <w:t>)</w:t>
      </w:r>
      <w:r w:rsidRPr="00EE3D87">
        <w:t>.</w:t>
      </w:r>
    </w:p>
    <w:p w14:paraId="3A85A8C4" w14:textId="77777777" w:rsidR="00EE3D87" w:rsidRPr="00682851" w:rsidRDefault="00EE3D87" w:rsidP="001744C8">
      <w:pPr>
        <w:pStyle w:val="Texto"/>
        <w:jc w:val="both"/>
        <w:rPr>
          <w:u w:val="single"/>
        </w:rPr>
      </w:pPr>
      <w:r>
        <w:tab/>
        <w:t xml:space="preserve">A </w:t>
      </w:r>
      <w:r w:rsidR="003950A5">
        <w:t>S</w:t>
      </w:r>
      <w:r>
        <w:t xml:space="preserve">aturação representa a “pureza” </w:t>
      </w:r>
      <w:r w:rsidR="003950A5">
        <w:t xml:space="preserve">da cor. Quanto menor o valor, mais acinzentada fica a imagem. E por fim, o Valor representa o brilho da cor. Ambos os valores vão de 0 a </w:t>
      </w:r>
      <w:r w:rsidR="00682851">
        <w:t>1.</w:t>
      </w:r>
    </w:p>
    <w:p w14:paraId="34A841B8" w14:textId="77777777" w:rsidR="003950A5" w:rsidRDefault="003950A5" w:rsidP="001744C8">
      <w:pPr>
        <w:pStyle w:val="Texto"/>
        <w:jc w:val="both"/>
      </w:pPr>
    </w:p>
    <w:p w14:paraId="35EDF381" w14:textId="77777777" w:rsidR="003950A5" w:rsidRDefault="003950A5" w:rsidP="001744C8">
      <w:pPr>
        <w:pStyle w:val="Texto"/>
        <w:jc w:val="both"/>
      </w:pPr>
    </w:p>
    <w:p w14:paraId="04A37688" w14:textId="77777777" w:rsidR="003950A5" w:rsidRDefault="003950A5" w:rsidP="001744C8">
      <w:pPr>
        <w:pStyle w:val="Tex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0FE7A3A" wp14:editId="0DA3BB3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419850" cy="3051221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05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06EAA5" w14:textId="77777777" w:rsidR="003950A5" w:rsidRDefault="003950A5" w:rsidP="001744C8">
      <w:pPr>
        <w:pStyle w:val="Texto"/>
        <w:jc w:val="both"/>
      </w:pPr>
      <w:r>
        <w:t>(</w:t>
      </w:r>
      <w:r w:rsidRPr="003950A5">
        <w:t>Hexágono representando o modelo de cores HSV. Fonte: ENVI (2000)</w:t>
      </w:r>
      <w:r>
        <w:t xml:space="preserve"> e </w:t>
      </w:r>
      <w:r w:rsidRPr="003950A5">
        <w:t>https://edoras.sdsu.edu/doc/matlab/toolbox/images/color11.html</w:t>
      </w:r>
      <w:r>
        <w:t xml:space="preserve">) </w:t>
      </w:r>
    </w:p>
    <w:p w14:paraId="3A646800" w14:textId="77777777" w:rsidR="003950A5" w:rsidRDefault="003950A5" w:rsidP="001744C8">
      <w:pPr>
        <w:pStyle w:val="Texto"/>
        <w:jc w:val="both"/>
      </w:pPr>
    </w:p>
    <w:p w14:paraId="38F69A59" w14:textId="77777777" w:rsidR="003950A5" w:rsidRDefault="00F907AF" w:rsidP="001744C8">
      <w:pPr>
        <w:pStyle w:val="Subsubtitulo"/>
        <w:jc w:val="both"/>
      </w:pPr>
      <w:r>
        <w:t>2.3.3 Segmentação de Imagem</w:t>
      </w:r>
    </w:p>
    <w:p w14:paraId="678C13B5" w14:textId="77777777" w:rsidR="00E4287C" w:rsidRDefault="00F907AF" w:rsidP="001744C8">
      <w:pPr>
        <w:pStyle w:val="Texto"/>
        <w:jc w:val="both"/>
      </w:pPr>
      <w:r>
        <w:lastRenderedPageBreak/>
        <w:tab/>
      </w:r>
      <w:r w:rsidR="00E4287C">
        <w:t xml:space="preserve">Segmentar uma imagem significa </w:t>
      </w:r>
      <w:proofErr w:type="spellStart"/>
      <w:r w:rsidR="00E4287C">
        <w:t>particioná-la</w:t>
      </w:r>
      <w:proofErr w:type="spellEnd"/>
      <w:r w:rsidR="00E4287C">
        <w:t xml:space="preserve"> em regiões distintas onde cada pixel contém atributos similares. O passo de segmentação é muito importante numa análise de imagem.</w:t>
      </w:r>
    </w:p>
    <w:p w14:paraId="03DCFC9F" w14:textId="77777777" w:rsidR="00E4287C" w:rsidRDefault="00E4287C" w:rsidP="001744C8">
      <w:pPr>
        <w:pStyle w:val="Texto"/>
        <w:jc w:val="both"/>
        <w:rPr>
          <w:i/>
        </w:rPr>
      </w:pPr>
      <w:r>
        <w:tab/>
        <w:t xml:space="preserve">A forma mais simples de segmentação é o </w:t>
      </w:r>
      <w:proofErr w:type="spellStart"/>
      <w:r>
        <w:rPr>
          <w:i/>
        </w:rPr>
        <w:t>tresholding</w:t>
      </w:r>
      <w:proofErr w:type="spellEnd"/>
      <w:r>
        <w:rPr>
          <w:i/>
        </w:rPr>
        <w:t xml:space="preserve">. </w:t>
      </w:r>
      <w:r>
        <w:t xml:space="preserve">O </w:t>
      </w:r>
      <w:proofErr w:type="spellStart"/>
      <w:r>
        <w:rPr>
          <w:i/>
        </w:rPr>
        <w:t>tresholding</w:t>
      </w:r>
      <w:proofErr w:type="spellEnd"/>
      <w:r>
        <w:rPr>
          <w:i/>
        </w:rPr>
        <w:t xml:space="preserve"> </w:t>
      </w:r>
      <w:r>
        <w:t xml:space="preserve">consiste em transformar uma imagem colorida (ou em escalas de cinza) em uma imagem binária que pode ser usada como um mapa. Essa imagem possui duas regiões: uma com pixels abaixo do valor de </w:t>
      </w:r>
      <w:proofErr w:type="spellStart"/>
      <w:r>
        <w:rPr>
          <w:i/>
        </w:rPr>
        <w:t>treshold</w:t>
      </w:r>
      <w:proofErr w:type="spellEnd"/>
      <w:r>
        <w:t xml:space="preserve"> e outra com valores iguais ou acima do valor de </w:t>
      </w:r>
      <w:proofErr w:type="spellStart"/>
      <w:r>
        <w:rPr>
          <w:i/>
        </w:rPr>
        <w:t>treshold</w:t>
      </w:r>
      <w:proofErr w:type="spellEnd"/>
      <w:r>
        <w:t>.</w:t>
      </w:r>
      <w:r w:rsidR="0016793F">
        <w:t xml:space="preserve"> A maior dificuldade dessa técnica é encontrar o valor ideal de </w:t>
      </w:r>
      <w:proofErr w:type="spellStart"/>
      <w:r w:rsidR="0016793F">
        <w:rPr>
          <w:i/>
        </w:rPr>
        <w:t>treshold</w:t>
      </w:r>
      <w:proofErr w:type="spellEnd"/>
      <w:r w:rsidR="0016793F">
        <w:rPr>
          <w:i/>
        </w:rPr>
        <w:t>.</w:t>
      </w:r>
    </w:p>
    <w:p w14:paraId="4FD40886" w14:textId="77777777" w:rsidR="0016793F" w:rsidRDefault="0016793F" w:rsidP="001744C8">
      <w:pPr>
        <w:pStyle w:val="Texto"/>
        <w:jc w:val="both"/>
      </w:pPr>
      <w:r>
        <w:rPr>
          <w:noProof/>
          <w:lang w:eastAsia="pt-BR"/>
        </w:rPr>
        <w:drawing>
          <wp:inline distT="0" distB="0" distL="0" distR="0" wp14:anchorId="5D529272" wp14:editId="43C916F6">
            <wp:extent cx="4705350" cy="49720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CF54" w14:textId="77777777" w:rsidR="0016793F" w:rsidRDefault="0016793F" w:rsidP="001744C8">
      <w:pPr>
        <w:pStyle w:val="Texto"/>
        <w:jc w:val="both"/>
      </w:pPr>
      <w:r>
        <w:tab/>
        <w:t xml:space="preserve">(Exemplo de uma imagem e o efeito de quatro </w:t>
      </w:r>
      <w:r w:rsidR="00532B01">
        <w:t>valores</w:t>
      </w:r>
      <w:r>
        <w:t xml:space="preserve"> diferente de </w:t>
      </w:r>
      <w:proofErr w:type="spellStart"/>
      <w:r>
        <w:t>trehsold</w:t>
      </w:r>
      <w:proofErr w:type="spellEnd"/>
      <w:r>
        <w:t xml:space="preserve">. Fonte: </w:t>
      </w:r>
      <w:hyperlink r:id="rId17" w:history="1">
        <w:r w:rsidRPr="004B3F3C">
          <w:rPr>
            <w:rStyle w:val="Hyperlink"/>
          </w:rPr>
          <w:t>http://www.cs.uu.nl/docs/vakken/ibv/reader/chapter10.pdf</w:t>
        </w:r>
      </w:hyperlink>
      <w:r>
        <w:t>)</w:t>
      </w:r>
    </w:p>
    <w:p w14:paraId="07B98A68" w14:textId="77777777" w:rsidR="0016793F" w:rsidRDefault="0016793F" w:rsidP="001744C8">
      <w:pPr>
        <w:pStyle w:val="Subsubtitulo"/>
        <w:jc w:val="both"/>
      </w:pPr>
      <w:r>
        <w:t>2.3.4 Processamento Morfológico</w:t>
      </w:r>
    </w:p>
    <w:p w14:paraId="73FF76CB" w14:textId="77777777" w:rsidR="0016793F" w:rsidRDefault="0016793F" w:rsidP="001744C8">
      <w:pPr>
        <w:pStyle w:val="Texto"/>
        <w:jc w:val="both"/>
      </w:pPr>
      <w:r>
        <w:lastRenderedPageBreak/>
        <w:tab/>
        <w:t xml:space="preserve">Imagens, ou, como foi definido acima, mapas binários, gerados através do </w:t>
      </w:r>
      <w:proofErr w:type="spellStart"/>
      <w:r>
        <w:rPr>
          <w:i/>
        </w:rPr>
        <w:t>tresholding</w:t>
      </w:r>
      <w:proofErr w:type="spellEnd"/>
      <w:r>
        <w:t xml:space="preserve"> normalmente possuem imperfeições, distorções causadas por ruídos. O processamento morfológico tem como objetivo remover essas imperfeições.</w:t>
      </w:r>
    </w:p>
    <w:p w14:paraId="2A7D40BC" w14:textId="77777777" w:rsidR="0016793F" w:rsidRDefault="0016793F" w:rsidP="001744C8">
      <w:pPr>
        <w:pStyle w:val="Texto"/>
        <w:jc w:val="both"/>
      </w:pPr>
      <w:r>
        <w:tab/>
      </w:r>
      <w:r w:rsidR="00867C38">
        <w:t>O processamento morfológico em si é um conjunto de operações não-lineares relacionadas à morfologia das características de uma imagem. Segundo (</w:t>
      </w:r>
      <w:hyperlink r:id="rId18" w:history="1">
        <w:r w:rsidR="00867C38" w:rsidRPr="004B3F3C">
          <w:rPr>
            <w:rStyle w:val="Hyperlink"/>
          </w:rPr>
          <w:t>https://en.wikipedia.org/wiki/Mathematical_morphology</w:t>
        </w:r>
      </w:hyperlink>
      <w:r w:rsidR="00867C38">
        <w:t>), as operações morfológicas baseiam-se na ordem relativa dos pixels e não em seus valores numéricos, o que faz com que sejam ideais para processamento de imagens binárias (</w:t>
      </w:r>
      <w:hyperlink r:id="rId19" w:history="1">
        <w:r w:rsidR="00867C38" w:rsidRPr="004B3F3C">
          <w:rPr>
            <w:rStyle w:val="Hyperlink"/>
          </w:rPr>
          <w:t>https://www.cs.auckland.ac.nz/courses/compsci773s1c/lectures/ImageProcessing-html/topic4.htm</w:t>
        </w:r>
      </w:hyperlink>
      <w:r w:rsidR="00867C38">
        <w:t>).</w:t>
      </w:r>
    </w:p>
    <w:p w14:paraId="222930DC" w14:textId="77777777" w:rsidR="00867C38" w:rsidRDefault="00867C38" w:rsidP="001744C8">
      <w:pPr>
        <w:pStyle w:val="Subtitulo"/>
        <w:jc w:val="both"/>
      </w:pPr>
      <w:r>
        <w:t>2.4 Topologia de Rede</w:t>
      </w:r>
    </w:p>
    <w:p w14:paraId="2144231E" w14:textId="77777777" w:rsidR="00867C38" w:rsidRDefault="00867C38" w:rsidP="001744C8">
      <w:pPr>
        <w:pStyle w:val="Texto"/>
        <w:jc w:val="both"/>
      </w:pPr>
      <w:r>
        <w:tab/>
      </w:r>
      <w:commentRangeStart w:id="2"/>
      <w:r>
        <w:t>Topologia de rede é o canal por onde os componentes d</w:t>
      </w:r>
      <w:bookmarkStart w:id="3" w:name="_GoBack"/>
      <w:bookmarkEnd w:id="3"/>
      <w:r>
        <w:t xml:space="preserve">e uma rede estão conectados entre si. Ela pode ser tanto lógica como </w:t>
      </w:r>
      <w:proofErr w:type="gramStart"/>
      <w:r>
        <w:t>física</w:t>
      </w:r>
      <w:ins w:id="4" w:author="Simoes" w:date="2017-10-06T12:22:00Z">
        <w:r w:rsidR="001744C8">
          <w:t xml:space="preserve"> </w:t>
        </w:r>
        <w:commentRangeEnd w:id="2"/>
        <w:r w:rsidR="001744C8">
          <w:rPr>
            <w:rStyle w:val="Refdecomentrio"/>
            <w:rFonts w:asciiTheme="minorHAnsi" w:hAnsiTheme="minorHAnsi"/>
          </w:rPr>
          <w:commentReference w:id="2"/>
        </w:r>
      </w:ins>
      <w:r>
        <w:t>.</w:t>
      </w:r>
      <w:proofErr w:type="gramEnd"/>
    </w:p>
    <w:p w14:paraId="4E03FC68" w14:textId="77777777" w:rsidR="00867C38" w:rsidRDefault="00867C38" w:rsidP="001744C8">
      <w:pPr>
        <w:pStyle w:val="Texto"/>
        <w:jc w:val="both"/>
      </w:pPr>
      <w:r>
        <w:tab/>
        <w:t>A Topologia Física é o layout físico da rede, representando como os cabos estão conectados, já a Topologia Lógica representa a maneira na qual os dados são transmitidos ent</w:t>
      </w:r>
      <w:r w:rsidR="00CE09B9">
        <w:t>re os componentes da rede.</w:t>
      </w:r>
    </w:p>
    <w:p w14:paraId="09F6F8B4" w14:textId="77777777" w:rsidR="00CE09B9" w:rsidRDefault="00CE09B9" w:rsidP="001744C8">
      <w:pPr>
        <w:pStyle w:val="Subsubtitulo"/>
        <w:jc w:val="both"/>
      </w:pPr>
      <w:r>
        <w:t>2.4.1 Topologia de Rede em Estrela</w:t>
      </w:r>
    </w:p>
    <w:p w14:paraId="62AFB97A" w14:textId="77777777" w:rsidR="00CE09B9" w:rsidRDefault="00CE09B9" w:rsidP="001744C8">
      <w:pPr>
        <w:pStyle w:val="Texto"/>
        <w:jc w:val="both"/>
      </w:pPr>
      <w:r>
        <w:tab/>
        <w:t>Na topologia de rede em estrela, há um nó central por onde toda a informação deve passar obrigatoriamente. Esse nó central está conectado a todos os outros nós presente na rede e é responsável por gerenciar o fluxo de informação de toda a rede. Portanto, se um nó quer se comunicar com outro nó, ele deve primeiro mandar a informação ao nó central que irá repassar para o nó destino a informação.</w:t>
      </w:r>
    </w:p>
    <w:p w14:paraId="0A6B5DFB" w14:textId="77777777" w:rsidR="00CE09B9" w:rsidRDefault="00CE09B9" w:rsidP="001744C8">
      <w:pPr>
        <w:pStyle w:val="Texto"/>
        <w:jc w:val="both"/>
      </w:pPr>
      <w:r>
        <w:tab/>
        <w:t>As principais vantagens de uma topologia de rede em estrela são a facilidade de se inserir um novo componente e a imunidade da rede como um todo a um problema em um dos nós periféricos. Caso um desses nós tenha um problema, o funcionamento da rede não é comprometido.</w:t>
      </w:r>
    </w:p>
    <w:p w14:paraId="540125CC" w14:textId="77777777" w:rsidR="00CE09B9" w:rsidRDefault="00CE09B9" w:rsidP="001744C8">
      <w:pPr>
        <w:pStyle w:val="Texto"/>
        <w:jc w:val="both"/>
      </w:pPr>
      <w:r>
        <w:tab/>
        <w:t>Já as desvantagens dessa topologia é a limitação para redes pequenas e a dependência do nó central para o funcionamento.</w:t>
      </w:r>
    </w:p>
    <w:p w14:paraId="4B13E51D" w14:textId="77777777" w:rsidR="00CE09B9" w:rsidRDefault="00CE09B9" w:rsidP="001744C8">
      <w:pPr>
        <w:pStyle w:val="Tex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482C0F9" wp14:editId="7731CF9E">
            <wp:extent cx="3295650" cy="3203372"/>
            <wp:effectExtent l="0" t="0" r="0" b="0"/>
            <wp:docPr id="17" name="Imagem 17" descr="https://upload.wikimedia.org/wikipedia/commons/thumb/6/66/NetworkTopology-Star.png/250px-NetworkTopology-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thumb/6/66/NetworkTopology-Star.png/250px-NetworkTopology-St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784" cy="320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79DA" w14:textId="77777777" w:rsidR="00CE09B9" w:rsidRPr="0016793F" w:rsidRDefault="00CE09B9" w:rsidP="001744C8">
      <w:pPr>
        <w:pStyle w:val="Texto"/>
        <w:jc w:val="both"/>
      </w:pPr>
      <w:r>
        <w:t xml:space="preserve">(Fonte: </w:t>
      </w:r>
      <w:r w:rsidRPr="00CE09B9">
        <w:t>https://pt.wikipedia.org/wiki/Rede_em_estrela</w:t>
      </w:r>
      <w:r>
        <w:t>)</w:t>
      </w:r>
    </w:p>
    <w:sectPr w:rsidR="00CE09B9" w:rsidRPr="0016793F" w:rsidSect="00891684">
      <w:pgSz w:w="12240" w:h="15840"/>
      <w:pgMar w:top="1701" w:right="1134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Simoes" w:date="2017-10-06T12:19:00Z" w:initials="S">
    <w:p w14:paraId="4CF6E552" w14:textId="77777777" w:rsidR="001744C8" w:rsidRDefault="001744C8">
      <w:pPr>
        <w:pStyle w:val="Textodecomentrio"/>
      </w:pPr>
      <w:r>
        <w:rPr>
          <w:rStyle w:val="Refdecomentrio"/>
        </w:rPr>
        <w:annotationRef/>
      </w:r>
      <w:proofErr w:type="spellStart"/>
      <w:proofErr w:type="gramStart"/>
      <w:r>
        <w:t>portugues</w:t>
      </w:r>
      <w:proofErr w:type="spellEnd"/>
      <w:proofErr w:type="gramEnd"/>
    </w:p>
  </w:comment>
  <w:comment w:id="1" w:author="Simoes" w:date="2017-10-06T12:19:00Z" w:initials="S">
    <w:p w14:paraId="36C85D9F" w14:textId="77777777" w:rsidR="001744C8" w:rsidRDefault="001744C8" w:rsidP="001744C8">
      <w:pPr>
        <w:pStyle w:val="Textodecomentrio"/>
        <w:jc w:val="both"/>
      </w:pPr>
      <w:r>
        <w:rPr>
          <w:rStyle w:val="Refdecomentrio"/>
        </w:rPr>
        <w:annotationRef/>
      </w:r>
      <w:proofErr w:type="spellStart"/>
      <w:proofErr w:type="gramStart"/>
      <w:r>
        <w:t>protugues</w:t>
      </w:r>
      <w:proofErr w:type="spellEnd"/>
      <w:proofErr w:type="gramEnd"/>
    </w:p>
  </w:comment>
  <w:comment w:id="2" w:author="Simoes" w:date="2017-10-06T12:22:00Z" w:initials="S">
    <w:p w14:paraId="3FBC66A4" w14:textId="77777777" w:rsidR="001744C8" w:rsidRDefault="001744C8">
      <w:pPr>
        <w:pStyle w:val="Textodecomentrio"/>
      </w:pPr>
      <w:r>
        <w:rPr>
          <w:rStyle w:val="Refdecomentrio"/>
        </w:rPr>
        <w:annotationRef/>
      </w:r>
      <w:r>
        <w:t>Necessita REFERENCIA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CF6E552" w15:done="0"/>
  <w15:commentEx w15:paraId="36C85D9F" w15:done="0"/>
  <w15:commentEx w15:paraId="3FBC66A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imoes">
    <w15:presenceInfo w15:providerId="None" w15:userId="Simo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BB4"/>
    <w:rsid w:val="00036002"/>
    <w:rsid w:val="00053E73"/>
    <w:rsid w:val="00073B9E"/>
    <w:rsid w:val="000C085F"/>
    <w:rsid w:val="0016793F"/>
    <w:rsid w:val="001744C8"/>
    <w:rsid w:val="001F1606"/>
    <w:rsid w:val="003950A5"/>
    <w:rsid w:val="00532B01"/>
    <w:rsid w:val="005664B5"/>
    <w:rsid w:val="005B0DEE"/>
    <w:rsid w:val="00682851"/>
    <w:rsid w:val="00692BD3"/>
    <w:rsid w:val="006B1615"/>
    <w:rsid w:val="006E1B4E"/>
    <w:rsid w:val="006E3572"/>
    <w:rsid w:val="0077506F"/>
    <w:rsid w:val="00790E2C"/>
    <w:rsid w:val="00867C38"/>
    <w:rsid w:val="00891684"/>
    <w:rsid w:val="008B5298"/>
    <w:rsid w:val="00913226"/>
    <w:rsid w:val="009E197D"/>
    <w:rsid w:val="00A00FBD"/>
    <w:rsid w:val="00A32C79"/>
    <w:rsid w:val="00B74D2A"/>
    <w:rsid w:val="00CE09B9"/>
    <w:rsid w:val="00D6495B"/>
    <w:rsid w:val="00E4287C"/>
    <w:rsid w:val="00E46BB4"/>
    <w:rsid w:val="00EE3D87"/>
    <w:rsid w:val="00F153D8"/>
    <w:rsid w:val="00F907AF"/>
    <w:rsid w:val="00FE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5DC62"/>
  <w15:chartTrackingRefBased/>
  <w15:docId w15:val="{5A5EB4DA-FD71-4360-A753-536B60532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6BB4"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">
    <w:name w:val="Texto"/>
    <w:basedOn w:val="Normal"/>
    <w:link w:val="TextoChar"/>
    <w:qFormat/>
    <w:rsid w:val="00E46BB4"/>
    <w:rPr>
      <w:rFonts w:ascii="Times New Roman" w:hAnsi="Times New Roman"/>
      <w:sz w:val="24"/>
    </w:rPr>
  </w:style>
  <w:style w:type="paragraph" w:customStyle="1" w:styleId="Subtitulo">
    <w:name w:val="Subtitulo"/>
    <w:basedOn w:val="Texto"/>
    <w:link w:val="SubtituloChar"/>
    <w:qFormat/>
    <w:rsid w:val="00E46BB4"/>
    <w:rPr>
      <w:rFonts w:ascii="Arial" w:hAnsi="Arial"/>
      <w:b/>
      <w:sz w:val="32"/>
    </w:rPr>
  </w:style>
  <w:style w:type="character" w:customStyle="1" w:styleId="TextoChar">
    <w:name w:val="Texto Char"/>
    <w:basedOn w:val="Fontepargpadro"/>
    <w:link w:val="Texto"/>
    <w:rsid w:val="00E46BB4"/>
    <w:rPr>
      <w:rFonts w:ascii="Times New Roman" w:hAnsi="Times New Roman"/>
      <w:sz w:val="24"/>
    </w:rPr>
  </w:style>
  <w:style w:type="paragraph" w:customStyle="1" w:styleId="Titulo">
    <w:name w:val="Titulo"/>
    <w:basedOn w:val="Subtitulo"/>
    <w:link w:val="TituloChar"/>
    <w:qFormat/>
    <w:rsid w:val="00E46BB4"/>
    <w:rPr>
      <w:sz w:val="40"/>
    </w:rPr>
  </w:style>
  <w:style w:type="character" w:customStyle="1" w:styleId="SubtituloChar">
    <w:name w:val="Subtitulo Char"/>
    <w:basedOn w:val="TextoChar"/>
    <w:link w:val="Subtitulo"/>
    <w:rsid w:val="00E46BB4"/>
    <w:rPr>
      <w:rFonts w:ascii="Arial" w:hAnsi="Arial"/>
      <w:b/>
      <w:sz w:val="32"/>
    </w:rPr>
  </w:style>
  <w:style w:type="paragraph" w:customStyle="1" w:styleId="Subsubtitulo">
    <w:name w:val="Subsubtitulo"/>
    <w:basedOn w:val="Texto"/>
    <w:link w:val="SubsubtituloChar"/>
    <w:qFormat/>
    <w:rsid w:val="00F153D8"/>
    <w:rPr>
      <w:rFonts w:ascii="Arial" w:hAnsi="Arial"/>
      <w:b/>
      <w:sz w:val="28"/>
    </w:rPr>
  </w:style>
  <w:style w:type="character" w:customStyle="1" w:styleId="TituloChar">
    <w:name w:val="Titulo Char"/>
    <w:basedOn w:val="SubtituloChar"/>
    <w:link w:val="Titulo"/>
    <w:rsid w:val="00E46BB4"/>
    <w:rPr>
      <w:rFonts w:ascii="Arial" w:hAnsi="Arial"/>
      <w:b/>
      <w:sz w:val="40"/>
    </w:rPr>
  </w:style>
  <w:style w:type="character" w:styleId="Hyperlink">
    <w:name w:val="Hyperlink"/>
    <w:basedOn w:val="Fontepargpadro"/>
    <w:uiPriority w:val="99"/>
    <w:unhideWhenUsed/>
    <w:rsid w:val="005B0DEE"/>
    <w:rPr>
      <w:color w:val="0563C1" w:themeColor="hyperlink"/>
      <w:u w:val="single"/>
    </w:rPr>
  </w:style>
  <w:style w:type="character" w:customStyle="1" w:styleId="SubsubtituloChar">
    <w:name w:val="Subsubtitulo Char"/>
    <w:basedOn w:val="TextoChar"/>
    <w:link w:val="Subsubtitulo"/>
    <w:rsid w:val="00F153D8"/>
    <w:rPr>
      <w:rFonts w:ascii="Arial" w:hAnsi="Arial"/>
      <w:b/>
      <w:sz w:val="28"/>
      <w:lang w:val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B0DEE"/>
    <w:rPr>
      <w:color w:val="808080"/>
      <w:shd w:val="clear" w:color="auto" w:fill="E6E6E6"/>
    </w:rPr>
  </w:style>
  <w:style w:type="paragraph" w:customStyle="1" w:styleId="Subsubsubtitulo">
    <w:name w:val="Subsubsubtitulo"/>
    <w:basedOn w:val="Texto"/>
    <w:link w:val="SubsubsubtituloChar"/>
    <w:qFormat/>
    <w:rsid w:val="005B0DEE"/>
    <w:rPr>
      <w:rFonts w:ascii="Arial" w:hAnsi="Arial"/>
      <w:b/>
    </w:rPr>
  </w:style>
  <w:style w:type="character" w:customStyle="1" w:styleId="SubsubsubtituloChar">
    <w:name w:val="Subsubsubtitulo Char"/>
    <w:basedOn w:val="TextoChar"/>
    <w:link w:val="Subsubsubtitulo"/>
    <w:rsid w:val="005B0DEE"/>
    <w:rPr>
      <w:rFonts w:ascii="Arial" w:hAnsi="Arial"/>
      <w:b/>
      <w:sz w:val="24"/>
      <w:lang w:val="pt-BR"/>
    </w:rPr>
  </w:style>
  <w:style w:type="character" w:styleId="Refdecomentrio">
    <w:name w:val="annotation reference"/>
    <w:basedOn w:val="Fontepargpadro"/>
    <w:uiPriority w:val="99"/>
    <w:semiHidden/>
    <w:unhideWhenUsed/>
    <w:rsid w:val="001744C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744C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744C8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744C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744C8"/>
    <w:rPr>
      <w:b/>
      <w:bCs/>
      <w:sz w:val="20"/>
      <w:szCs w:val="20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744C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744C8"/>
    <w:rPr>
      <w:rFonts w:ascii="Segoe UI" w:hAnsi="Segoe UI" w:cs="Segoe UI"/>
      <w:sz w:val="18"/>
      <w:szCs w:val="1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2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Mathematical_morphology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hyperlink" Target="http://www.ufrgs.br/engcart/PDASR/formcor.html" TargetMode="External"/><Relationship Id="rId17" Type="http://schemas.openxmlformats.org/officeDocument/2006/relationships/hyperlink" Target="http://www.cs.uu.nl/docs/vakken/ibv/reader/chapter10.pd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4.jpeg"/><Relationship Id="rId5" Type="http://schemas.openxmlformats.org/officeDocument/2006/relationships/hyperlink" Target="http://opencv.org/about.html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matthewalunbrown.com/papers/ijcv2007.pdf" TargetMode="External"/><Relationship Id="rId19" Type="http://schemas.openxmlformats.org/officeDocument/2006/relationships/hyperlink" Target="https://www.cs.auckland.ac.nz/courses/compsci773s1c/lectures/ImageProcessing-html/topic4.ht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://www.ufrgs.br/engcart/PDASR/formcor.html" TargetMode="Externa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10</Pages>
  <Words>1543</Words>
  <Characters>8338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samuel</dc:creator>
  <cp:keywords/>
  <dc:description/>
  <cp:lastModifiedBy>Simoes</cp:lastModifiedBy>
  <cp:revision>3</cp:revision>
  <dcterms:created xsi:type="dcterms:W3CDTF">2017-10-02T23:35:00Z</dcterms:created>
  <dcterms:modified xsi:type="dcterms:W3CDTF">2017-10-06T15:23:00Z</dcterms:modified>
</cp:coreProperties>
</file>